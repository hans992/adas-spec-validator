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1 Architectural requirements</w:t>
      </w:r>
    </w:p>
    <w:p>
      <w:pPr>
        <w:numPr>
          <w:ilvl w:val="0"/>
          <w:numId w:val="1"/>
        </w:numPr>
      </w:pPr>
      <w:r>
        <w:t>Office rooms shall provide at least 12 m² of usable floor area.</w:t>
      </w:r>
    </w:p>
    <w:p>
      <w:pPr>
        <w:numPr>
          <w:ilvl w:val="0"/>
          <w:numId w:val="1"/>
        </w:numPr>
      </w:pPr>
      <w:r>
        <w:t>Doors must provide a clear width of 0.85 m.</w:t>
      </w:r>
      <w:r>
        <w:hyperlink r:id="rIdLink">
          <w:r>
            <w:t> See reference.</w:t>
          </w:r>
        </w:hyperlink>
      </w:r>
      <w:r>
        <w:footnoteReference w:id="1"/>
      </w:r>
    </w:p>
    <w:p>
      <w:pPr>
        <w:pStyle w:val="Heading2"/>
      </w:pPr>
      <w:r>
        <w:t>1.1 German clauses</w:t>
      </w:r>
    </w:p>
    <w:p>
      <w:r>
        <w:t>Fluchtwege müssen jederzeit frei bleiben und dürfen nicht verstellt werden.</w:t>
      </w:r>
    </w:p>
    <w:p>
      <w:r>
        <w:t>This paragraph was </w:t>
      </w:r>
      <w:ins w:author="Reviewer" w:date="2026-01-01T00:00:00Z">
        <w:r>
          <w:t>inserted by track changes and shall be flagged</w:t>
        </w:r>
      </w:ins>
      <w:del w:author="Reviewer" w:date="2026-01-01T00:00:00Z">
        <w:r>
          <w:delText>deleted obsolete shall clause</w:delText>
        </w:r>
      </w:del>
      <w:r>
        <w:t>.</w:t>
      </w:r>
    </w:p>
    <w:p>
      <w:r>
        <w:t>Split candidate: First sentence stays here. Second sentence becomes another requirement.</w:t>
      </w:r>
    </w:p>
    <w:tbl>
      <w:tr>
        <w:tc>
          <w:p>
            <w:r>
              <w:t>Element</w:t>
            </w:r>
          </w:p>
        </w:tc>
        <w:tc>
          <w:p>
            <w:r>
              <w:t>Requirement</w:t>
            </w:r>
          </w:p>
        </w:tc>
      </w:tr>
      <w:tr>
        <w:tc>
          <w:p>
            <w:r>
              <w:t>Corridor</w:t>
            </w:r>
          </w:p>
        </w:tc>
        <w:tc>
          <w:p>
            <w:r>
              <w:t>Corridors shall remain free of storage.</w:t>
            </w:r>
          </w:p>
        </w:tc>
      </w:tr>
    </w:tbl>
    <w:p>
      <w:r>
        <w:drawing>
          <w:txbxContent>
            <w:p>
              <w:r>
                <w:t>Text inside a text box must not be silently imported.</w:t>
              </w:r>
            </w:p>
          </w:txbxContent>
        </w:drawing>
      </w:r>
      <w:r>
        <w:object/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numFmt w:val="decimal"/>
      <w:lvlText w:val="%1."/>
    </w:lvl>
    <w:lvl w:ilvl="1">
      <w:numFmt w:val="decimal"/>
      <w:lvlText w:val="%1.%2"/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
  <Relationship Id="rIdNumbering" Type="http://schemas.openxmlformats.org/officeDocument/2006/relationships/numbering" Target="numbering.xml"/>
  <Relationship Id="rIdLink" Type="http://schemas.openxmlformats.org/officeDocument/2006/relationships/hyperlink" Target="https://example.invalid/spec" TargetMode="Externa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Riverside Office Building DOCX Specification</dc:title>
  <dc:creator>AEC Spec Validator fixtures</dc:creator>
  <dc:subject>Architecture</dc:subject>
  <dcterms:created xsi:type="dcterms:W3CDTF">2026-08-05T00:00:00Z</dcterms:created>
  <dcterms:modified xsi:type="dcterms:W3CDTF">2026-08-05T00:00:00Z</dcterms:modified>
</cp:coreProperties>
</file>